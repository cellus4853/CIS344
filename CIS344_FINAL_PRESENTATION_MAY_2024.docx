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0A9A1" w14:textId="73B00B23" w:rsidR="00E15C5A" w:rsidRDefault="00C308EC" w:rsidP="00C308EC">
      <w:pPr>
        <w:jc w:val="center"/>
        <w:rPr>
          <w:b/>
          <w:bCs/>
          <w:u w:val="single"/>
        </w:rPr>
      </w:pPr>
      <w:r w:rsidRPr="00C308EC">
        <w:rPr>
          <w:b/>
          <w:bCs/>
          <w:u w:val="single"/>
        </w:rPr>
        <w:t>CIS-344 FINAL REPORT</w:t>
      </w:r>
    </w:p>
    <w:p w14:paraId="045DBBEA" w14:textId="77777777" w:rsidR="00D20719" w:rsidRDefault="00D20719" w:rsidP="00C308EC">
      <w:pPr>
        <w:jc w:val="center"/>
        <w:rPr>
          <w:b/>
          <w:bCs/>
          <w:u w:val="single"/>
        </w:rPr>
      </w:pPr>
    </w:p>
    <w:p w14:paraId="6EE5C8F1" w14:textId="174379D1" w:rsidR="00C308EC" w:rsidRDefault="00EA7C75" w:rsidP="00041539">
      <w:pPr>
        <w:spacing w:line="480" w:lineRule="auto"/>
        <w:ind w:firstLine="720"/>
        <w:jc w:val="both"/>
        <w:rPr>
          <w:sz w:val="24"/>
          <w:szCs w:val="24"/>
        </w:rPr>
      </w:pPr>
      <w:r w:rsidRPr="00EA7C75">
        <w:rPr>
          <w:sz w:val="24"/>
          <w:szCs w:val="24"/>
        </w:rPr>
        <w:t xml:space="preserve">The </w:t>
      </w:r>
      <w:r w:rsidR="00333B93">
        <w:rPr>
          <w:sz w:val="24"/>
          <w:szCs w:val="24"/>
        </w:rPr>
        <w:t xml:space="preserve">final presentation </w:t>
      </w:r>
      <w:r w:rsidR="00D20719">
        <w:rPr>
          <w:sz w:val="24"/>
          <w:szCs w:val="24"/>
        </w:rPr>
        <w:t>is</w:t>
      </w:r>
      <w:r w:rsidR="00333B93">
        <w:rPr>
          <w:sz w:val="24"/>
          <w:szCs w:val="24"/>
        </w:rPr>
        <w:t xml:space="preserve"> a product of this report. I will discuss my process </w:t>
      </w:r>
      <w:r w:rsidR="00D20719">
        <w:rPr>
          <w:sz w:val="24"/>
          <w:szCs w:val="24"/>
        </w:rPr>
        <w:t>and/</w:t>
      </w:r>
      <w:r w:rsidR="00333B93">
        <w:rPr>
          <w:sz w:val="24"/>
          <w:szCs w:val="24"/>
        </w:rPr>
        <w:t xml:space="preserve">or progress step by step </w:t>
      </w:r>
      <w:r w:rsidR="00D20719">
        <w:rPr>
          <w:sz w:val="24"/>
          <w:szCs w:val="24"/>
        </w:rPr>
        <w:t>as I move forward toward my end goal</w:t>
      </w:r>
      <w:r w:rsidR="00CE4FFE">
        <w:rPr>
          <w:sz w:val="24"/>
          <w:szCs w:val="24"/>
        </w:rPr>
        <w:t xml:space="preserve">. I will create a database on </w:t>
      </w:r>
      <w:r w:rsidR="00C60AE8">
        <w:rPr>
          <w:sz w:val="24"/>
          <w:szCs w:val="24"/>
        </w:rPr>
        <w:t>MySQL</w:t>
      </w:r>
      <w:r w:rsidR="00EC12BC">
        <w:rPr>
          <w:sz w:val="24"/>
          <w:szCs w:val="24"/>
        </w:rPr>
        <w:t xml:space="preserve">, </w:t>
      </w:r>
      <w:r w:rsidR="00E238AB">
        <w:rPr>
          <w:sz w:val="24"/>
          <w:szCs w:val="24"/>
        </w:rPr>
        <w:t xml:space="preserve">and </w:t>
      </w:r>
      <w:r w:rsidR="00EC12BC">
        <w:rPr>
          <w:sz w:val="24"/>
          <w:szCs w:val="24"/>
        </w:rPr>
        <w:t xml:space="preserve">then fill in the </w:t>
      </w:r>
      <w:r w:rsidR="00C81BAD">
        <w:rPr>
          <w:sz w:val="24"/>
          <w:szCs w:val="24"/>
        </w:rPr>
        <w:t xml:space="preserve">information for tables, primary keys, foreign keys, </w:t>
      </w:r>
      <w:r w:rsidR="00560013">
        <w:rPr>
          <w:sz w:val="24"/>
          <w:szCs w:val="24"/>
        </w:rPr>
        <w:t>stored procedure</w:t>
      </w:r>
      <w:r w:rsidR="00D20719">
        <w:rPr>
          <w:sz w:val="24"/>
          <w:szCs w:val="24"/>
        </w:rPr>
        <w:t>s and so on</w:t>
      </w:r>
      <w:r w:rsidR="00560013">
        <w:rPr>
          <w:sz w:val="24"/>
          <w:szCs w:val="24"/>
        </w:rPr>
        <w:t xml:space="preserve">. </w:t>
      </w:r>
      <w:r w:rsidR="00340F67">
        <w:rPr>
          <w:sz w:val="24"/>
          <w:szCs w:val="24"/>
        </w:rPr>
        <w:t>After that</w:t>
      </w:r>
      <w:r w:rsidR="00C60AE8">
        <w:rPr>
          <w:sz w:val="24"/>
          <w:szCs w:val="24"/>
        </w:rPr>
        <w:t>,</w:t>
      </w:r>
      <w:r w:rsidR="00340F67">
        <w:rPr>
          <w:sz w:val="24"/>
          <w:szCs w:val="24"/>
        </w:rPr>
        <w:t xml:space="preserve"> I will </w:t>
      </w:r>
      <w:r w:rsidR="00C60AE8">
        <w:rPr>
          <w:sz w:val="24"/>
          <w:szCs w:val="24"/>
        </w:rPr>
        <w:t>connect MySQL and Python</w:t>
      </w:r>
      <w:r w:rsidR="002D2D05">
        <w:rPr>
          <w:sz w:val="24"/>
          <w:szCs w:val="24"/>
        </w:rPr>
        <w:t xml:space="preserve"> </w:t>
      </w:r>
      <w:r w:rsidR="00E238AB">
        <w:rPr>
          <w:sz w:val="24"/>
          <w:szCs w:val="24"/>
        </w:rPr>
        <w:t xml:space="preserve">and </w:t>
      </w:r>
      <w:r w:rsidR="002D2D05">
        <w:rPr>
          <w:sz w:val="24"/>
          <w:szCs w:val="24"/>
        </w:rPr>
        <w:t xml:space="preserve">then use IDLE </w:t>
      </w:r>
      <w:r w:rsidR="00144ECB">
        <w:rPr>
          <w:sz w:val="24"/>
          <w:szCs w:val="24"/>
        </w:rPr>
        <w:t xml:space="preserve">to run </w:t>
      </w:r>
      <w:r w:rsidR="00E238AB">
        <w:rPr>
          <w:sz w:val="24"/>
          <w:szCs w:val="24"/>
        </w:rPr>
        <w:t xml:space="preserve">the </w:t>
      </w:r>
      <w:r w:rsidR="00144ECB">
        <w:rPr>
          <w:sz w:val="24"/>
          <w:szCs w:val="24"/>
        </w:rPr>
        <w:t xml:space="preserve">code. Finally, I will </w:t>
      </w:r>
      <w:r w:rsidR="00D20719">
        <w:rPr>
          <w:sz w:val="24"/>
          <w:szCs w:val="24"/>
        </w:rPr>
        <w:t>see the result of the code that I ran in visual representation.</w:t>
      </w:r>
    </w:p>
    <w:p w14:paraId="4FF75C74" w14:textId="77777777" w:rsidR="00AE67C9" w:rsidRDefault="00B637ED" w:rsidP="00041539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So, if you were paying attention in class, the first five steps are simple. It does not require </w:t>
      </w:r>
      <w:r w:rsidR="00740BA8">
        <w:rPr>
          <w:sz w:val="24"/>
          <w:szCs w:val="24"/>
        </w:rPr>
        <w:t>anything other than following the steps and taking your time to get it right</w:t>
      </w:r>
      <w:r w:rsidR="00C300C4">
        <w:rPr>
          <w:sz w:val="24"/>
          <w:szCs w:val="24"/>
        </w:rPr>
        <w:t>. I have images of each step in the appendix of this report.</w:t>
      </w:r>
      <w:r w:rsidR="00D20719">
        <w:rPr>
          <w:sz w:val="24"/>
          <w:szCs w:val="24"/>
        </w:rPr>
        <w:t xml:space="preserve"> </w:t>
      </w:r>
      <w:r w:rsidR="00D84200">
        <w:rPr>
          <w:sz w:val="24"/>
          <w:szCs w:val="24"/>
        </w:rPr>
        <w:t xml:space="preserve">The first step is to create the database. Next, you use the database you created to create tables and relationships within that database. </w:t>
      </w:r>
      <w:r w:rsidR="00D20719">
        <w:rPr>
          <w:sz w:val="24"/>
          <w:szCs w:val="24"/>
        </w:rPr>
        <w:t xml:space="preserve">On the other hand, it was necessary to go back and review the lesson on stored procedures to complete the three </w:t>
      </w:r>
      <w:r w:rsidR="00D84200">
        <w:rPr>
          <w:sz w:val="24"/>
          <w:szCs w:val="24"/>
        </w:rPr>
        <w:t xml:space="preserve">procedures </w:t>
      </w:r>
      <w:r w:rsidR="00D20719">
        <w:rPr>
          <w:sz w:val="24"/>
          <w:szCs w:val="24"/>
        </w:rPr>
        <w:t xml:space="preserve">needed to move on to the next step. </w:t>
      </w:r>
    </w:p>
    <w:p w14:paraId="7062019F" w14:textId="334B98B7" w:rsidR="00D84200" w:rsidRDefault="00D20719" w:rsidP="00041539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Question six was probably the most mentally taxing </w:t>
      </w:r>
      <w:r w:rsidR="00D84200">
        <w:rPr>
          <w:sz w:val="24"/>
          <w:szCs w:val="24"/>
        </w:rPr>
        <w:t xml:space="preserve">for the completion of MySQL information. </w:t>
      </w:r>
      <w:proofErr w:type="gramStart"/>
      <w:r w:rsidR="00AE67C9">
        <w:rPr>
          <w:sz w:val="24"/>
          <w:szCs w:val="24"/>
        </w:rPr>
        <w:t>In order to</w:t>
      </w:r>
      <w:proofErr w:type="gramEnd"/>
      <w:r w:rsidR="00AE67C9">
        <w:rPr>
          <w:sz w:val="24"/>
          <w:szCs w:val="24"/>
        </w:rPr>
        <w:t xml:space="preserve"> get the stored procedure portion of the project correct, it is so important to remember the steps. Delimiter, space, double forward slash</w:t>
      </w:r>
      <w:r w:rsidR="002C65FB">
        <w:rPr>
          <w:sz w:val="24"/>
          <w:szCs w:val="24"/>
        </w:rPr>
        <w:t>, create procedure, remembering names, creating names, begin, end, forward slash again, delimiter again, and finally semicolon.</w:t>
      </w:r>
    </w:p>
    <w:p w14:paraId="6F5AD0D9" w14:textId="68E7D78E" w:rsidR="002C65FB" w:rsidRDefault="00D84200" w:rsidP="00041539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When I got it right it was rewarding. Reviewing the steps helped a lot during this process. Filling in the tables with three tuples took creativity but was fun. I just used family names. Instruction number seven gave me great difficulty. However, I was smart </w:t>
      </w:r>
      <w:r w:rsidR="00F6746B">
        <w:rPr>
          <w:sz w:val="24"/>
          <w:szCs w:val="24"/>
        </w:rPr>
        <w:t>enough to go back to the lessons to complete part of it. The rest came from the website, “</w:t>
      </w:r>
      <w:r w:rsidR="00F6746B" w:rsidRPr="00F6746B">
        <w:rPr>
          <w:sz w:val="24"/>
          <w:szCs w:val="24"/>
        </w:rPr>
        <w:t xml:space="preserve">MySQL </w:t>
      </w:r>
      <w:r w:rsidR="00F6746B" w:rsidRPr="00F6746B">
        <w:rPr>
          <w:sz w:val="24"/>
          <w:szCs w:val="24"/>
        </w:rPr>
        <w:lastRenderedPageBreak/>
        <w:t>Connector/Python Devel</w:t>
      </w:r>
      <w:r w:rsidR="00041539">
        <w:rPr>
          <w:sz w:val="24"/>
          <w:szCs w:val="24"/>
        </w:rPr>
        <w:t>o</w:t>
      </w:r>
      <w:r w:rsidR="00F6746B" w:rsidRPr="00F6746B">
        <w:rPr>
          <w:sz w:val="24"/>
          <w:szCs w:val="24"/>
        </w:rPr>
        <w:t>per Guide</w:t>
      </w:r>
      <w:r w:rsidR="00F6746B">
        <w:rPr>
          <w:sz w:val="24"/>
          <w:szCs w:val="24"/>
        </w:rPr>
        <w:t xml:space="preserve">”. </w:t>
      </w:r>
      <w:r w:rsidR="002C65FB">
        <w:rPr>
          <w:sz w:val="24"/>
          <w:szCs w:val="24"/>
        </w:rPr>
        <w:t xml:space="preserve">Everywhere that I was prompted to input, I </w:t>
      </w:r>
      <w:r w:rsidR="00041539">
        <w:rPr>
          <w:sz w:val="24"/>
          <w:szCs w:val="24"/>
        </w:rPr>
        <w:t>would write the word “try”, then colon, at the bottom of the mini paragraph “print”, “failed to…”, and “return”.</w:t>
      </w:r>
      <w:ins w:id="0" w:author="Marcellus Joseph" w:date="2024-05-21T01:13:00Z" w16du:dateUtc="2024-05-21T05:13:00Z">
        <w:r w:rsidR="002C65FB">
          <w:rPr>
            <w:sz w:val="24"/>
            <w:szCs w:val="24"/>
          </w:rPr>
          <w:t xml:space="preserve"> </w:t>
        </w:r>
      </w:ins>
      <w:r w:rsidR="00F6746B">
        <w:rPr>
          <w:sz w:val="24"/>
          <w:szCs w:val="24"/>
        </w:rPr>
        <w:t xml:space="preserve">I was very excited after completing this part of the project. After running the code and saw “Port 8000” in blue text, I was eager to see the result. When I did, it was cool to look at and </w:t>
      </w:r>
      <w:proofErr w:type="gramStart"/>
      <w:r w:rsidR="00F6746B">
        <w:rPr>
          <w:sz w:val="24"/>
          <w:szCs w:val="24"/>
        </w:rPr>
        <w:t>all of</w:t>
      </w:r>
      <w:proofErr w:type="gramEnd"/>
      <w:r w:rsidR="00F6746B">
        <w:rPr>
          <w:sz w:val="24"/>
          <w:szCs w:val="24"/>
        </w:rPr>
        <w:t xml:space="preserve"> the sudden the restaurant menu felt very real. After completing the MySQL portion of the project, I saved it in the file and got it on </w:t>
      </w:r>
      <w:proofErr w:type="spellStart"/>
      <w:r w:rsidR="00F6746B">
        <w:rPr>
          <w:sz w:val="24"/>
          <w:szCs w:val="24"/>
        </w:rPr>
        <w:t>Github</w:t>
      </w:r>
      <w:proofErr w:type="spellEnd"/>
      <w:r w:rsidR="00F6746B">
        <w:rPr>
          <w:sz w:val="24"/>
          <w:szCs w:val="24"/>
        </w:rPr>
        <w:t xml:space="preserve">. </w:t>
      </w:r>
    </w:p>
    <w:p w14:paraId="51D6F973" w14:textId="762E7566" w:rsidR="00AE67C9" w:rsidRDefault="00F6746B" w:rsidP="00041539">
      <w:pPr>
        <w:spacing w:line="48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Fo</w:t>
      </w:r>
      <w:r w:rsidR="00AE67C9">
        <w:rPr>
          <w:sz w:val="24"/>
          <w:szCs w:val="24"/>
        </w:rPr>
        <w:t xml:space="preserve">rtunately for myself, I already have a </w:t>
      </w:r>
      <w:proofErr w:type="spellStart"/>
      <w:r w:rsidR="00AE67C9">
        <w:rPr>
          <w:sz w:val="24"/>
          <w:szCs w:val="24"/>
        </w:rPr>
        <w:t>Github</w:t>
      </w:r>
      <w:proofErr w:type="spellEnd"/>
      <w:r w:rsidR="00AE67C9">
        <w:rPr>
          <w:sz w:val="24"/>
          <w:szCs w:val="24"/>
        </w:rPr>
        <w:t xml:space="preserve"> </w:t>
      </w:r>
      <w:proofErr w:type="gramStart"/>
      <w:r w:rsidR="00AE67C9">
        <w:rPr>
          <w:sz w:val="24"/>
          <w:szCs w:val="24"/>
        </w:rPr>
        <w:t>account</w:t>
      </w:r>
      <w:proofErr w:type="gramEnd"/>
      <w:r w:rsidR="00AE67C9">
        <w:rPr>
          <w:sz w:val="24"/>
          <w:szCs w:val="24"/>
        </w:rPr>
        <w:t xml:space="preserve"> and it was rather easy to transfer or upload the information onto that platform. I opened my </w:t>
      </w:r>
      <w:proofErr w:type="spellStart"/>
      <w:r w:rsidR="00AE67C9">
        <w:rPr>
          <w:sz w:val="24"/>
          <w:szCs w:val="24"/>
        </w:rPr>
        <w:t>Github</w:t>
      </w:r>
      <w:proofErr w:type="spellEnd"/>
      <w:r w:rsidR="00AE67C9">
        <w:rPr>
          <w:sz w:val="24"/>
          <w:szCs w:val="24"/>
        </w:rPr>
        <w:t xml:space="preserve"> account, made certain that the information I transferred over was public, and double checked so as not to make any mistakes. Once I got everything in the repository, I felt that I was near completion. However, it is not over until after the presentation.</w:t>
      </w:r>
    </w:p>
    <w:p w14:paraId="6B0C8A7B" w14:textId="77777777" w:rsidR="00D84200" w:rsidRPr="00EA7C75" w:rsidRDefault="00D84200" w:rsidP="00E238AB">
      <w:pPr>
        <w:spacing w:line="480" w:lineRule="auto"/>
        <w:ind w:firstLine="720"/>
        <w:rPr>
          <w:sz w:val="24"/>
          <w:szCs w:val="24"/>
        </w:rPr>
      </w:pPr>
    </w:p>
    <w:p w14:paraId="27CC7896" w14:textId="77777777" w:rsidR="00C308EC" w:rsidRDefault="00C308EC" w:rsidP="00C308EC">
      <w:pPr>
        <w:jc w:val="center"/>
        <w:rPr>
          <w:b/>
          <w:bCs/>
        </w:rPr>
      </w:pPr>
    </w:p>
    <w:p w14:paraId="65E46A04" w14:textId="77777777" w:rsidR="00DC3266" w:rsidRDefault="00DC3266" w:rsidP="00C308EC">
      <w:pPr>
        <w:jc w:val="center"/>
        <w:rPr>
          <w:b/>
          <w:bCs/>
        </w:rPr>
      </w:pPr>
    </w:p>
    <w:p w14:paraId="29916E4B" w14:textId="77777777" w:rsidR="00DC3266" w:rsidRDefault="00DC3266" w:rsidP="00C308EC">
      <w:pPr>
        <w:jc w:val="center"/>
        <w:rPr>
          <w:b/>
          <w:bCs/>
        </w:rPr>
      </w:pPr>
    </w:p>
    <w:p w14:paraId="19F612C9" w14:textId="77777777" w:rsidR="00DC3266" w:rsidRDefault="00DC3266" w:rsidP="00C308EC">
      <w:pPr>
        <w:jc w:val="center"/>
        <w:rPr>
          <w:b/>
          <w:bCs/>
        </w:rPr>
      </w:pPr>
    </w:p>
    <w:p w14:paraId="54BF131D" w14:textId="77777777" w:rsidR="00DC3266" w:rsidRDefault="00DC3266" w:rsidP="00C308EC">
      <w:pPr>
        <w:jc w:val="center"/>
        <w:rPr>
          <w:b/>
          <w:bCs/>
        </w:rPr>
      </w:pPr>
    </w:p>
    <w:p w14:paraId="45211191" w14:textId="77777777" w:rsidR="00DC3266" w:rsidRDefault="00DC3266" w:rsidP="00C308EC">
      <w:pPr>
        <w:jc w:val="center"/>
        <w:rPr>
          <w:b/>
          <w:bCs/>
        </w:rPr>
      </w:pPr>
    </w:p>
    <w:p w14:paraId="76264DE7" w14:textId="77777777" w:rsidR="00DC3266" w:rsidRDefault="00DC3266" w:rsidP="00C308EC">
      <w:pPr>
        <w:jc w:val="center"/>
        <w:rPr>
          <w:b/>
          <w:bCs/>
        </w:rPr>
      </w:pPr>
    </w:p>
    <w:p w14:paraId="06DABEC2" w14:textId="77777777" w:rsidR="00DC3266" w:rsidRDefault="00DC3266" w:rsidP="00C308EC">
      <w:pPr>
        <w:jc w:val="center"/>
        <w:rPr>
          <w:b/>
          <w:bCs/>
        </w:rPr>
      </w:pPr>
    </w:p>
    <w:p w14:paraId="50926AF0" w14:textId="77777777" w:rsidR="00DC3266" w:rsidRDefault="00DC3266" w:rsidP="00C308EC">
      <w:pPr>
        <w:jc w:val="center"/>
        <w:rPr>
          <w:b/>
          <w:bCs/>
        </w:rPr>
      </w:pPr>
    </w:p>
    <w:p w14:paraId="2E5A0A72" w14:textId="77777777" w:rsidR="00DC3266" w:rsidRDefault="00DC3266" w:rsidP="00C308EC">
      <w:pPr>
        <w:jc w:val="center"/>
        <w:rPr>
          <w:b/>
          <w:bCs/>
        </w:rPr>
      </w:pPr>
    </w:p>
    <w:p w14:paraId="39172CB6" w14:textId="77777777" w:rsidR="00DC3266" w:rsidRDefault="00DC3266" w:rsidP="00C308EC">
      <w:pPr>
        <w:jc w:val="center"/>
        <w:rPr>
          <w:b/>
          <w:bCs/>
        </w:rPr>
      </w:pPr>
    </w:p>
    <w:p w14:paraId="2DED101F" w14:textId="77777777" w:rsidR="00DC3266" w:rsidRDefault="00DC3266" w:rsidP="00C308EC">
      <w:pPr>
        <w:jc w:val="center"/>
        <w:rPr>
          <w:b/>
          <w:bCs/>
        </w:rPr>
      </w:pPr>
    </w:p>
    <w:p w14:paraId="0923F911" w14:textId="77777777" w:rsidR="00DC3266" w:rsidRDefault="00DC3266" w:rsidP="00C308EC">
      <w:pPr>
        <w:jc w:val="center"/>
        <w:rPr>
          <w:b/>
          <w:bCs/>
        </w:rPr>
      </w:pPr>
    </w:p>
    <w:p w14:paraId="36063D60" w14:textId="77777777" w:rsidR="00DC3266" w:rsidRDefault="00DC3266" w:rsidP="00C308EC">
      <w:pPr>
        <w:jc w:val="center"/>
        <w:rPr>
          <w:b/>
          <w:bCs/>
        </w:rPr>
      </w:pPr>
    </w:p>
    <w:p w14:paraId="0703B93E" w14:textId="77777777" w:rsidR="00DC3266" w:rsidRDefault="00DC3266" w:rsidP="00C308EC">
      <w:pPr>
        <w:jc w:val="center"/>
        <w:rPr>
          <w:b/>
          <w:bCs/>
        </w:rPr>
      </w:pPr>
    </w:p>
    <w:p w14:paraId="005BC05D" w14:textId="77777777" w:rsidR="00DC3266" w:rsidRDefault="00DC3266" w:rsidP="00C308EC">
      <w:pPr>
        <w:jc w:val="center"/>
        <w:rPr>
          <w:b/>
          <w:bCs/>
        </w:rPr>
      </w:pPr>
    </w:p>
    <w:p w14:paraId="2B8F20B9" w14:textId="77777777" w:rsidR="00DC3266" w:rsidRDefault="00DC3266" w:rsidP="00C308EC">
      <w:pPr>
        <w:jc w:val="center"/>
        <w:rPr>
          <w:b/>
          <w:bCs/>
        </w:rPr>
      </w:pPr>
    </w:p>
    <w:p w14:paraId="6FA90716" w14:textId="77777777" w:rsidR="00AE67C9" w:rsidRDefault="00AE67C9" w:rsidP="00C308EC">
      <w:pPr>
        <w:jc w:val="center"/>
        <w:rPr>
          <w:b/>
          <w:bCs/>
          <w:u w:val="single"/>
        </w:rPr>
      </w:pPr>
    </w:p>
    <w:p w14:paraId="07F60443" w14:textId="77777777" w:rsidR="00AE67C9" w:rsidRDefault="00AE67C9" w:rsidP="00C308EC">
      <w:pPr>
        <w:jc w:val="center"/>
        <w:rPr>
          <w:b/>
          <w:bCs/>
          <w:u w:val="single"/>
        </w:rPr>
      </w:pPr>
    </w:p>
    <w:p w14:paraId="30E481BA" w14:textId="77777777" w:rsidR="00AE67C9" w:rsidRDefault="00AE67C9" w:rsidP="00C308EC">
      <w:pPr>
        <w:jc w:val="center"/>
        <w:rPr>
          <w:b/>
          <w:bCs/>
          <w:u w:val="single"/>
        </w:rPr>
      </w:pPr>
    </w:p>
    <w:p w14:paraId="3B2E3596" w14:textId="040E3A70" w:rsidR="00DC3266" w:rsidRDefault="00DC3266" w:rsidP="00C308EC">
      <w:pPr>
        <w:jc w:val="center"/>
        <w:rPr>
          <w:b/>
          <w:bCs/>
          <w:u w:val="single"/>
        </w:rPr>
      </w:pPr>
      <w:r w:rsidRPr="00EE7510">
        <w:rPr>
          <w:b/>
          <w:bCs/>
          <w:u w:val="single"/>
        </w:rPr>
        <w:t>Appendix</w:t>
      </w:r>
      <w:r w:rsidR="00EE7510" w:rsidRPr="00EE7510">
        <w:rPr>
          <w:b/>
          <w:bCs/>
          <w:u w:val="single"/>
        </w:rPr>
        <w:t xml:space="preserve"> Page</w:t>
      </w:r>
    </w:p>
    <w:p w14:paraId="6CC9CC58" w14:textId="78FAE026" w:rsidR="00EE7510" w:rsidRDefault="00CD0B00" w:rsidP="00CD0B00">
      <w:pPr>
        <w:pStyle w:val="ListParagraph"/>
        <w:numPr>
          <w:ilvl w:val="0"/>
          <w:numId w:val="1"/>
        </w:numPr>
        <w:rPr>
          <w:b/>
          <w:bCs/>
        </w:rPr>
      </w:pPr>
      <w:r w:rsidRPr="00CD0B00">
        <w:rPr>
          <w:b/>
          <w:bCs/>
        </w:rPr>
        <w:t xml:space="preserve">Created the database for </w:t>
      </w:r>
      <w:proofErr w:type="spellStart"/>
      <w:r w:rsidRPr="00CD0B00">
        <w:rPr>
          <w:b/>
          <w:bCs/>
        </w:rPr>
        <w:t>restaurant_reservations</w:t>
      </w:r>
      <w:proofErr w:type="spellEnd"/>
      <w:r w:rsidRPr="00CD0B00">
        <w:rPr>
          <w:b/>
          <w:bCs/>
        </w:rPr>
        <w:t xml:space="preserve"> and the first two </w:t>
      </w:r>
      <w:proofErr w:type="gramStart"/>
      <w:r w:rsidRPr="00CD0B00">
        <w:rPr>
          <w:b/>
          <w:bCs/>
        </w:rPr>
        <w:t>tables</w:t>
      </w:r>
      <w:proofErr w:type="gramEnd"/>
    </w:p>
    <w:p w14:paraId="380C6C42" w14:textId="5B4BBDA0" w:rsidR="00CD0B00" w:rsidRDefault="00CD0B00" w:rsidP="00CD0B00">
      <w:pPr>
        <w:pStyle w:val="NormalWeb"/>
      </w:pPr>
      <w:r w:rsidRPr="009518F6">
        <w:rPr>
          <w:noProof/>
          <w:bdr w:val="single" w:sz="4" w:space="0" w:color="auto"/>
        </w:rPr>
        <w:drawing>
          <wp:inline distT="0" distB="0" distL="0" distR="0" wp14:anchorId="5C86BCF8" wp14:editId="0D858325">
            <wp:extent cx="5943600" cy="3343275"/>
            <wp:effectExtent l="0" t="0" r="0" b="9525"/>
            <wp:docPr id="9563778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78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B3BB" w14:textId="3D978FFB" w:rsidR="009518F6" w:rsidRPr="009518F6" w:rsidRDefault="009518F6" w:rsidP="009518F6">
      <w:pPr>
        <w:pStyle w:val="NormalWeb"/>
        <w:numPr>
          <w:ilvl w:val="0"/>
          <w:numId w:val="1"/>
        </w:numPr>
      </w:pPr>
      <w:r>
        <w:rPr>
          <w:rFonts w:ascii="Calibri" w:hAnsi="Calibri" w:cs="Calibri"/>
          <w:b/>
          <w:bCs/>
        </w:rPr>
        <w:t xml:space="preserve">Created the third table and completed the first two stored </w:t>
      </w:r>
      <w:proofErr w:type="gramStart"/>
      <w:r>
        <w:rPr>
          <w:rFonts w:ascii="Calibri" w:hAnsi="Calibri" w:cs="Calibri"/>
          <w:b/>
          <w:bCs/>
        </w:rPr>
        <w:t>procedures</w:t>
      </w:r>
      <w:proofErr w:type="gramEnd"/>
    </w:p>
    <w:p w14:paraId="3A720A8F" w14:textId="170C1EB9" w:rsidR="009518F6" w:rsidRDefault="009518F6" w:rsidP="009518F6">
      <w:pPr>
        <w:pStyle w:val="NormalWeb"/>
      </w:pPr>
      <w:r>
        <w:rPr>
          <w:noProof/>
        </w:rPr>
        <w:lastRenderedPageBreak/>
        <w:drawing>
          <wp:inline distT="0" distB="0" distL="0" distR="0" wp14:anchorId="690686E6" wp14:editId="7E715E72">
            <wp:extent cx="5943600" cy="3343275"/>
            <wp:effectExtent l="0" t="0" r="0" b="9525"/>
            <wp:docPr id="8657918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9187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290A" w14:textId="54035509" w:rsidR="009518F6" w:rsidRDefault="009518F6" w:rsidP="009518F6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9518F6">
        <w:rPr>
          <w:rFonts w:ascii="Calibri" w:hAnsi="Calibri" w:cs="Calibri"/>
          <w:b/>
          <w:bCs/>
        </w:rPr>
        <w:t>Completed the third stored procedure and</w:t>
      </w:r>
      <w:r w:rsidR="000B72CA">
        <w:rPr>
          <w:rFonts w:ascii="Calibri" w:hAnsi="Calibri" w:cs="Calibri"/>
          <w:b/>
          <w:bCs/>
        </w:rPr>
        <w:t xml:space="preserve"> inserted values into each </w:t>
      </w:r>
      <w:proofErr w:type="gramStart"/>
      <w:r w:rsidR="000B72CA">
        <w:rPr>
          <w:rFonts w:ascii="Calibri" w:hAnsi="Calibri" w:cs="Calibri"/>
          <w:b/>
          <w:bCs/>
        </w:rPr>
        <w:t>table</w:t>
      </w:r>
      <w:proofErr w:type="gramEnd"/>
    </w:p>
    <w:p w14:paraId="000936A0" w14:textId="5525B3B3" w:rsidR="000B72CA" w:rsidRPr="000B72CA" w:rsidRDefault="000B72CA" w:rsidP="000B72CA">
      <w:pPr>
        <w:pStyle w:val="NormalWeb"/>
        <w:ind w:left="360"/>
        <w:rPr>
          <w:rFonts w:ascii="Calibri" w:hAnsi="Calibri" w:cs="Calibri"/>
          <w:b/>
          <w:bCs/>
        </w:rPr>
      </w:pPr>
      <w:r w:rsidRPr="000B72CA">
        <w:rPr>
          <w:rFonts w:ascii="Calibri" w:hAnsi="Calibri" w:cs="Calibri"/>
          <w:b/>
          <w:bCs/>
        </w:rPr>
        <w:drawing>
          <wp:inline distT="0" distB="0" distL="0" distR="0" wp14:anchorId="54ACB0D8" wp14:editId="3C542B7E">
            <wp:extent cx="5943600" cy="3343275"/>
            <wp:effectExtent l="0" t="0" r="0" b="9525"/>
            <wp:docPr id="5713137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1378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CB77" w14:textId="77777777" w:rsidR="000B72CA" w:rsidRDefault="000B72CA" w:rsidP="000B72CA">
      <w:pPr>
        <w:pStyle w:val="NormalWeb"/>
        <w:ind w:left="360"/>
        <w:rPr>
          <w:rFonts w:ascii="Calibri" w:hAnsi="Calibri" w:cs="Calibri"/>
          <w:b/>
          <w:bCs/>
        </w:rPr>
      </w:pPr>
    </w:p>
    <w:p w14:paraId="64B3BA91" w14:textId="751DA757" w:rsidR="000B72CA" w:rsidRPr="000B72CA" w:rsidRDefault="000B72CA" w:rsidP="000B72CA">
      <w:pPr>
        <w:pStyle w:val="NormalWeb"/>
        <w:ind w:left="360"/>
        <w:rPr>
          <w:rFonts w:ascii="Calibri" w:hAnsi="Calibri" w:cs="Calibri"/>
          <w:b/>
          <w:bCs/>
        </w:rPr>
      </w:pPr>
      <w:r w:rsidRPr="000B72CA">
        <w:rPr>
          <w:rFonts w:ascii="Calibri" w:hAnsi="Calibri" w:cs="Calibri"/>
          <w:b/>
          <w:bCs/>
          <w:bdr w:val="single" w:sz="4" w:space="0" w:color="auto"/>
        </w:rPr>
        <w:lastRenderedPageBreak/>
        <w:drawing>
          <wp:inline distT="0" distB="0" distL="0" distR="0" wp14:anchorId="5808CD2A" wp14:editId="22414080">
            <wp:extent cx="5943600" cy="3343275"/>
            <wp:effectExtent l="0" t="0" r="0" b="9525"/>
            <wp:docPr id="4386551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5517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39FD" w14:textId="77777777" w:rsidR="009518F6" w:rsidRPr="009518F6" w:rsidRDefault="009518F6" w:rsidP="009518F6">
      <w:pPr>
        <w:pStyle w:val="NormalWeb"/>
        <w:ind w:left="360"/>
        <w:rPr>
          <w:rFonts w:ascii="Calibri" w:hAnsi="Calibri" w:cs="Calibri"/>
          <w:b/>
          <w:bCs/>
        </w:rPr>
      </w:pPr>
    </w:p>
    <w:p w14:paraId="6D234864" w14:textId="3CF2D78E" w:rsidR="009518F6" w:rsidRDefault="000B72CA" w:rsidP="000B72CA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0B72CA">
        <w:rPr>
          <w:rFonts w:ascii="Calibri" w:hAnsi="Calibri" w:cs="Calibri"/>
          <w:b/>
          <w:bCs/>
        </w:rPr>
        <w:t xml:space="preserve">Opened Command Prompt to check MySQL, Python, and PIP </w:t>
      </w:r>
      <w:proofErr w:type="gramStart"/>
      <w:r w:rsidRPr="000B72CA">
        <w:rPr>
          <w:rFonts w:ascii="Calibri" w:hAnsi="Calibri" w:cs="Calibri"/>
          <w:b/>
          <w:bCs/>
        </w:rPr>
        <w:t>connection</w:t>
      </w:r>
      <w:proofErr w:type="gramEnd"/>
    </w:p>
    <w:p w14:paraId="67E0485F" w14:textId="698804C1" w:rsidR="000B72CA" w:rsidRPr="000B72CA" w:rsidRDefault="000B72CA" w:rsidP="000B72CA">
      <w:pPr>
        <w:pStyle w:val="NormalWeb"/>
        <w:ind w:left="360"/>
        <w:rPr>
          <w:rFonts w:ascii="Calibri" w:hAnsi="Calibri" w:cs="Calibri"/>
          <w:b/>
          <w:bCs/>
        </w:rPr>
      </w:pPr>
      <w:r w:rsidRPr="000B72CA">
        <w:rPr>
          <w:rFonts w:ascii="Calibri" w:hAnsi="Calibri" w:cs="Calibri"/>
          <w:b/>
          <w:bCs/>
        </w:rPr>
        <w:drawing>
          <wp:inline distT="0" distB="0" distL="0" distR="0" wp14:anchorId="4FA0D38B" wp14:editId="493910FB">
            <wp:extent cx="5943600" cy="3440430"/>
            <wp:effectExtent l="0" t="0" r="0" b="7620"/>
            <wp:docPr id="78498962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9620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18F3" w14:textId="7F9A4458" w:rsidR="000B72CA" w:rsidRDefault="000B72CA" w:rsidP="000B72CA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Opened IDLE (Python) to run modules for </w:t>
      </w:r>
      <w:proofErr w:type="spellStart"/>
      <w:r>
        <w:rPr>
          <w:rFonts w:ascii="Calibri" w:hAnsi="Calibri" w:cs="Calibri"/>
          <w:b/>
          <w:bCs/>
        </w:rPr>
        <w:t>restaurantDatabase</w:t>
      </w:r>
      <w:proofErr w:type="spellEnd"/>
      <w:r>
        <w:rPr>
          <w:rFonts w:ascii="Calibri" w:hAnsi="Calibri" w:cs="Calibri"/>
          <w:b/>
          <w:bCs/>
        </w:rPr>
        <w:t xml:space="preserve"> and </w:t>
      </w:r>
      <w:proofErr w:type="spellStart"/>
      <w:proofErr w:type="gramStart"/>
      <w:r>
        <w:rPr>
          <w:rFonts w:ascii="Calibri" w:hAnsi="Calibri" w:cs="Calibri"/>
          <w:b/>
          <w:bCs/>
        </w:rPr>
        <w:t>restaurantServer</w:t>
      </w:r>
      <w:proofErr w:type="spellEnd"/>
      <w:proofErr w:type="gramEnd"/>
    </w:p>
    <w:p w14:paraId="143D193F" w14:textId="51440AB0" w:rsidR="000B72CA" w:rsidRPr="000B72CA" w:rsidRDefault="000B72CA" w:rsidP="000B72CA">
      <w:pPr>
        <w:pStyle w:val="NormalWeb"/>
        <w:ind w:left="360"/>
        <w:rPr>
          <w:rFonts w:ascii="Calibri" w:hAnsi="Calibri" w:cs="Calibri"/>
          <w:b/>
          <w:bCs/>
        </w:rPr>
      </w:pPr>
      <w:r w:rsidRPr="000B72CA">
        <w:rPr>
          <w:rFonts w:ascii="Calibri" w:hAnsi="Calibri" w:cs="Calibri"/>
          <w:b/>
          <w:bCs/>
        </w:rPr>
        <w:drawing>
          <wp:inline distT="0" distB="0" distL="0" distR="0" wp14:anchorId="240CA5B0" wp14:editId="3E176317">
            <wp:extent cx="5943600" cy="3343275"/>
            <wp:effectExtent l="0" t="0" r="0" b="9525"/>
            <wp:docPr id="20009668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6682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CF55" w14:textId="77777777" w:rsidR="000B72CA" w:rsidRPr="000B72CA" w:rsidRDefault="000B72CA" w:rsidP="000B72CA">
      <w:pPr>
        <w:pStyle w:val="NormalWeb"/>
        <w:ind w:left="360"/>
        <w:rPr>
          <w:rFonts w:ascii="Calibri" w:hAnsi="Calibri" w:cs="Calibri"/>
          <w:b/>
          <w:bCs/>
        </w:rPr>
      </w:pPr>
    </w:p>
    <w:p w14:paraId="07A6F634" w14:textId="09C74E66" w:rsidR="00CD0B00" w:rsidRDefault="000B72CA" w:rsidP="000B72C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Ran both modules for the result: Starting httpd on port </w:t>
      </w:r>
      <w:proofErr w:type="gramStart"/>
      <w:r>
        <w:rPr>
          <w:b/>
          <w:bCs/>
        </w:rPr>
        <w:t>8000</w:t>
      </w:r>
      <w:proofErr w:type="gramEnd"/>
    </w:p>
    <w:p w14:paraId="129E5B80" w14:textId="086A4B48" w:rsidR="000B72CA" w:rsidRPr="000B72CA" w:rsidRDefault="000B72CA" w:rsidP="000B72CA">
      <w:pPr>
        <w:ind w:left="360"/>
        <w:rPr>
          <w:b/>
          <w:bCs/>
        </w:rPr>
      </w:pPr>
      <w:r w:rsidRPr="000B72CA">
        <w:rPr>
          <w:b/>
          <w:bCs/>
          <w:bdr w:val="single" w:sz="4" w:space="0" w:color="auto"/>
        </w:rPr>
        <w:lastRenderedPageBreak/>
        <w:drawing>
          <wp:inline distT="0" distB="0" distL="0" distR="0" wp14:anchorId="0878854C" wp14:editId="392120A1">
            <wp:extent cx="5943600" cy="6080125"/>
            <wp:effectExtent l="0" t="0" r="0" b="0"/>
            <wp:docPr id="18684285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854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3903" w14:textId="77777777" w:rsidR="000B72CA" w:rsidRPr="000B72CA" w:rsidRDefault="000B72CA" w:rsidP="000B72CA">
      <w:pPr>
        <w:ind w:left="360"/>
        <w:rPr>
          <w:b/>
          <w:bCs/>
        </w:rPr>
      </w:pPr>
    </w:p>
    <w:p w14:paraId="534E80E1" w14:textId="77777777" w:rsidR="00DC3266" w:rsidRDefault="00DC3266" w:rsidP="00C308EC">
      <w:pPr>
        <w:jc w:val="center"/>
        <w:rPr>
          <w:b/>
          <w:bCs/>
        </w:rPr>
      </w:pPr>
    </w:p>
    <w:p w14:paraId="43E99317" w14:textId="77777777" w:rsidR="00DC3266" w:rsidRDefault="00DC3266" w:rsidP="00C308EC">
      <w:pPr>
        <w:jc w:val="center"/>
        <w:rPr>
          <w:b/>
          <w:bCs/>
        </w:rPr>
      </w:pPr>
    </w:p>
    <w:p w14:paraId="4BD19B3C" w14:textId="77777777" w:rsidR="00DC3266" w:rsidRDefault="00DC3266" w:rsidP="00C308EC">
      <w:pPr>
        <w:jc w:val="center"/>
        <w:rPr>
          <w:b/>
          <w:bCs/>
        </w:rPr>
      </w:pPr>
    </w:p>
    <w:p w14:paraId="19EF24AF" w14:textId="77777777" w:rsidR="00DC3266" w:rsidRDefault="00DC3266" w:rsidP="00C308EC">
      <w:pPr>
        <w:jc w:val="center"/>
        <w:rPr>
          <w:b/>
          <w:bCs/>
        </w:rPr>
      </w:pPr>
    </w:p>
    <w:p w14:paraId="0A0DAF7A" w14:textId="6D75C5D6" w:rsidR="00DC3266" w:rsidRDefault="00D20719" w:rsidP="00D20719">
      <w:pPr>
        <w:pStyle w:val="ListParagraph"/>
        <w:numPr>
          <w:ilvl w:val="0"/>
          <w:numId w:val="1"/>
        </w:numPr>
        <w:spacing w:line="480" w:lineRule="auto"/>
        <w:rPr>
          <w:rFonts w:ascii="Calibri" w:hAnsi="Calibri" w:cs="Calibri"/>
          <w:b/>
          <w:bCs/>
          <w:sz w:val="24"/>
          <w:szCs w:val="24"/>
        </w:rPr>
      </w:pPr>
      <w:r w:rsidRPr="00D20719">
        <w:rPr>
          <w:rFonts w:ascii="Calibri" w:hAnsi="Calibri" w:cs="Calibri"/>
          <w:b/>
          <w:bCs/>
          <w:sz w:val="24"/>
          <w:szCs w:val="24"/>
        </w:rPr>
        <w:t>Finally, checking my result to satisfaction… “It worked”</w:t>
      </w:r>
    </w:p>
    <w:p w14:paraId="69EE3422" w14:textId="42A64960" w:rsidR="00D20719" w:rsidRPr="00D20719" w:rsidRDefault="00D20719" w:rsidP="00D20719">
      <w:pPr>
        <w:spacing w:line="480" w:lineRule="auto"/>
        <w:ind w:left="360"/>
        <w:rPr>
          <w:rFonts w:ascii="Calibri" w:hAnsi="Calibri" w:cs="Calibri"/>
          <w:b/>
          <w:bCs/>
          <w:sz w:val="24"/>
          <w:szCs w:val="24"/>
        </w:rPr>
      </w:pPr>
      <w:r w:rsidRPr="00D20719">
        <w:rPr>
          <w:rFonts w:ascii="Calibri" w:hAnsi="Calibri" w:cs="Calibri"/>
          <w:b/>
          <w:bCs/>
          <w:sz w:val="24"/>
          <w:szCs w:val="24"/>
          <w:bdr w:val="single" w:sz="4" w:space="0" w:color="auto"/>
        </w:rPr>
        <w:lastRenderedPageBreak/>
        <w:drawing>
          <wp:inline distT="0" distB="0" distL="0" distR="0" wp14:anchorId="704A355D" wp14:editId="37AB4A4C">
            <wp:extent cx="5943600" cy="3343275"/>
            <wp:effectExtent l="0" t="0" r="0" b="9525"/>
            <wp:docPr id="2095914214" name="Picture 9" descr="A computer screen shot of a restaurant port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14214" name="Picture 9" descr="A computer screen shot of a restaurant port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B119" w14:textId="77777777" w:rsidR="00D20719" w:rsidRPr="00D20719" w:rsidRDefault="00D20719" w:rsidP="00D20719">
      <w:pPr>
        <w:spacing w:line="480" w:lineRule="auto"/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21A25720" w14:textId="77777777" w:rsidR="00DC3266" w:rsidRDefault="00DC3266" w:rsidP="00C308EC">
      <w:pPr>
        <w:jc w:val="center"/>
        <w:rPr>
          <w:b/>
          <w:bCs/>
        </w:rPr>
      </w:pPr>
    </w:p>
    <w:p w14:paraId="361C5BED" w14:textId="77777777" w:rsidR="00DC3266" w:rsidRDefault="00DC3266" w:rsidP="00C308EC">
      <w:pPr>
        <w:jc w:val="center"/>
        <w:rPr>
          <w:b/>
          <w:bCs/>
        </w:rPr>
      </w:pPr>
    </w:p>
    <w:p w14:paraId="7A3102C9" w14:textId="77777777" w:rsidR="00DC3266" w:rsidRDefault="00DC3266" w:rsidP="00C308EC">
      <w:pPr>
        <w:jc w:val="center"/>
        <w:rPr>
          <w:b/>
          <w:bCs/>
        </w:rPr>
      </w:pPr>
    </w:p>
    <w:p w14:paraId="7EE09F58" w14:textId="77777777" w:rsidR="00DC3266" w:rsidRDefault="00DC3266" w:rsidP="00C308EC">
      <w:pPr>
        <w:jc w:val="center"/>
        <w:rPr>
          <w:b/>
          <w:bCs/>
        </w:rPr>
      </w:pPr>
    </w:p>
    <w:p w14:paraId="6C374824" w14:textId="77777777" w:rsidR="00DC3266" w:rsidRDefault="00DC3266" w:rsidP="00C308EC">
      <w:pPr>
        <w:jc w:val="center"/>
        <w:rPr>
          <w:b/>
          <w:bCs/>
        </w:rPr>
      </w:pPr>
    </w:p>
    <w:p w14:paraId="26772CFA" w14:textId="77777777" w:rsidR="00DC3266" w:rsidRPr="00C308EC" w:rsidRDefault="00DC3266" w:rsidP="00C308EC">
      <w:pPr>
        <w:jc w:val="center"/>
        <w:rPr>
          <w:b/>
          <w:bCs/>
        </w:rPr>
      </w:pPr>
    </w:p>
    <w:sectPr w:rsidR="00DC3266" w:rsidRPr="00C30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5499F"/>
    <w:multiLevelType w:val="hybridMultilevel"/>
    <w:tmpl w:val="02782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66929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cellus Joseph">
    <w15:presenceInfo w15:providerId="Windows Live" w15:userId="557b1589a5d0de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456"/>
    <w:rsid w:val="00041539"/>
    <w:rsid w:val="000B72CA"/>
    <w:rsid w:val="00144ECB"/>
    <w:rsid w:val="00161456"/>
    <w:rsid w:val="002C65FB"/>
    <w:rsid w:val="002D2D05"/>
    <w:rsid w:val="00333B93"/>
    <w:rsid w:val="00340F67"/>
    <w:rsid w:val="00560013"/>
    <w:rsid w:val="00740BA8"/>
    <w:rsid w:val="009518F6"/>
    <w:rsid w:val="00AE67C9"/>
    <w:rsid w:val="00B637ED"/>
    <w:rsid w:val="00BD634E"/>
    <w:rsid w:val="00C300C4"/>
    <w:rsid w:val="00C308EC"/>
    <w:rsid w:val="00C60AE8"/>
    <w:rsid w:val="00C81BAD"/>
    <w:rsid w:val="00CD0B00"/>
    <w:rsid w:val="00CE4FFE"/>
    <w:rsid w:val="00D20719"/>
    <w:rsid w:val="00D31B34"/>
    <w:rsid w:val="00D84200"/>
    <w:rsid w:val="00DA2664"/>
    <w:rsid w:val="00DC3266"/>
    <w:rsid w:val="00E15C5A"/>
    <w:rsid w:val="00E238AB"/>
    <w:rsid w:val="00EA075C"/>
    <w:rsid w:val="00EA7C75"/>
    <w:rsid w:val="00EC12BC"/>
    <w:rsid w:val="00EE7510"/>
    <w:rsid w:val="00F41DCD"/>
    <w:rsid w:val="00F6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6FA84"/>
  <w15:docId w15:val="{6734C3A8-7514-4A47-B959-C9D8A27A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4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4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4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4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4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4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4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4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4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4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4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4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4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4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4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4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4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4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4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4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4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4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4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4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4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4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4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4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4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D0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Revision">
    <w:name w:val="Revision"/>
    <w:hidden/>
    <w:uiPriority w:val="99"/>
    <w:semiHidden/>
    <w:rsid w:val="002C65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543</Words>
  <Characters>2615</Characters>
  <Application>Microsoft Office Word</Application>
  <DocSecurity>0</DocSecurity>
  <Lines>88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Marcellus Joseph</dc:creator>
  <cp:keywords/>
  <dc:description/>
  <cp:lastModifiedBy>Marcellus Joseph</cp:lastModifiedBy>
  <cp:revision>6</cp:revision>
  <dcterms:created xsi:type="dcterms:W3CDTF">2024-05-20T17:25:00Z</dcterms:created>
  <dcterms:modified xsi:type="dcterms:W3CDTF">2024-05-21T05:22:00Z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ddbe9b27-cb52-4a00-85cd-0bbd1f6873eb</vt:lpwstr>
  </property>
</Properties>
</file>